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ORDER FORM This Order Form is entered into as of 6 July 2026 between Fictional Co Ltd ("Provider") and Zephyr Airlines SA, 8 Place Vendome, 75001 Paris, France ("Customer") and is governed by the Master Subscription Agreement between the parties dated 15 June 2026 (the "MSA"). Capitalised terms not defined in this Order Form have the meanings given in the MSA.</w:t>
      </w:r>
    </w:p>
    <w:p>
      <w:r>
        <w:rPr>
          <w:b/>
        </w:rPr>
        <w:t xml:space="preserve">1. Services and Subscription. </w:t>
      </w:r>
      <w:r>
        <w:t>Provider will make the Fictional Analytics Platform (Professional tier) available to Customer for up to 500 named users, together with standard support, for the Subscription Term set out below.</w:t>
      </w:r>
    </w:p>
    <w:p>
      <w:r>
        <w:rPr>
          <w:b/>
        </w:rPr>
        <w:t xml:space="preserve">2. Fees. </w:t>
      </w:r>
      <w:r>
        <w:t>Customer shall pay subscription fees of EUR 420,000 per annum, exclusive of VAT. Fees are fixed for the Initial Term except as set out in clause 5 (Renewal Price Increases).</w:t>
      </w:r>
    </w:p>
    <w:p>
      <w:commentRangeStart w:id="0"/>
      <w:r>
        <w:rPr>
          <w:b/>
        </w:rPr>
        <w:t xml:space="preserve">3. Most Favoured Customer. </w:t>
      </w:r>
      <w:r>
        <w:t>Provider represents and warrants that the fees and terms offered to Customer are no less favourable than those offered to any other customer of Provider, and shall extend to Customer and its affiliates any more favourable fees or terms offered to any other customer during the Subscription Term.</w:t>
      </w:r>
      <w:commentRangeEnd w:id="0"/>
      <w:r>
        <w:rPr>
          <w:rStyle w:val="CommentReference"/>
        </w:rPr>
        <w:commentReference w:id="0"/>
      </w:r>
    </w:p>
    <w:p>
      <w:r>
        <w:rPr>
          <w:b/>
        </w:rPr>
        <w:t xml:space="preserve">4. Payment Terms. </w:t>
      </w:r>
      <w:r>
        <w:t>Provider will invoice annually in advance. Invoices are payable within thirty (30) days of the invoice date. Late amounts accrue interest at 4% above the Bank of England base rate.</w:t>
      </w:r>
    </w:p>
    <w:p>
      <w:r>
        <w:rPr>
          <w:b/>
        </w:rPr>
        <w:t xml:space="preserve">5. Term and Renewal. </w:t>
      </w:r>
      <w:r>
        <w:t>The Initial Term is twelve (12) months from the Subscription Start Date. This Order Form automatically renews for successive twelve (12) month periods unless either party gives written notice of non-renewal at least sixty (60) days before the end of the then-current term.</w:t>
      </w:r>
    </w:p>
    <w:p>
      <w:r>
        <w:rPr>
          <w:b/>
        </w:rPr>
        <w:t xml:space="preserve">6. Renewal Price Increases. </w:t>
      </w:r>
      <w:r>
        <w:t>Provider may increase the subscription fees at each renewal by no more than the greater of seven percent (7%) or the percentage increase in the Consumer Prices Index over the preceding twelve months.</w:t>
      </w:r>
    </w:p>
    <w:p>
      <w:commentRangeStart w:id="1"/>
      <w:r>
        <w:rPr>
          <w:b/>
        </w:rPr>
        <w:t xml:space="preserve">7. Limitation of Liability. </w:t>
      </w:r>
      <w:del w:id="1025" w:author="Fictional Legal Triage Assistant" w:date="2026-07-07T00:00:00Z">
        <w:r>
          <w:delText xml:space="preserve">Notwithstanding anything </w:delText>
        </w:r>
      </w:del>
      <w:ins w:id="1026" w:author="Fictional Legal Triage Assistant" w:date="2026-07-07T00:00:00Z">
        <w:r>
          <w:t xml:space="preserve">Subject to the exclusions </w:t>
        </w:r>
      </w:ins>
      <w:r>
        <w:t xml:space="preserve">in the MSA, </w:t>
      </w:r>
      <w:del w:id="1027" w:author="Fictional Legal Triage Assistant" w:date="2026-07-07T00:00:00Z">
        <w:r>
          <w:delText xml:space="preserve">Provider's </w:delText>
        </w:r>
      </w:del>
      <w:ins w:id="1028" w:author="Fictional Legal Triage Assistant" w:date="2026-07-07T00:00:00Z">
        <w:r>
          <w:t xml:space="preserve">each party's total aggregate </w:t>
        </w:r>
      </w:ins>
      <w:r>
        <w:t xml:space="preserve">liability arising out of or in connection with this Order Form </w:t>
      </w:r>
      <w:del w:id="1029" w:author="Fictional Legal Triage Assistant" w:date="2026-07-07T00:00:00Z">
        <w:r>
          <w:delText xml:space="preserve">shall be unlimited.</w:delText>
        </w:r>
      </w:del>
      <w:ins w:id="1030" w:author="Fictional Legal Triage Assistant" w:date="2026-07-07T00:00:00Z">
        <w:r>
          <w:t xml:space="preserve">is limited to the fees paid or payable by Customer under this Order Form in the twelve (12) months preceding the event giving rise to the claim.</w:t>
        </w:r>
      </w:ins>
      <w:r>
        <w:t xml:space="preserve"> Customer's total aggregate liability is limited to the fees paid in the twelve (12) months preceding the event giving rise to the claim.</w:t>
      </w:r>
      <w:commentRangeEnd w:id="1"/>
      <w:r>
        <w:rPr>
          <w:rStyle w:val="CommentReference"/>
        </w:rPr>
        <w:commentReference w:id="1"/>
      </w:r>
    </w:p>
    <w:p>
      <w:r>
        <w:rPr>
          <w:b/>
        </w:rPr>
        <w:t xml:space="preserve">8. Termination. </w:t>
      </w:r>
      <w:r>
        <w:t>Either party may terminate this Order Form for the other party's material breach that remains uncured thirty (30) days after written notice. This Order Form does not include a right to terminate for convenience.</w:t>
      </w:r>
    </w:p>
    <w:p>
      <w:r>
        <w:rPr>
          <w:b/>
        </w:rPr>
        <w:t xml:space="preserve">9. Governing Law. </w:t>
      </w:r>
      <w:r>
        <w:t>This Order Form is governed by the laws of England and Wales, and the courts of England shall have exclusive jurisdiction over any dispute arising out of or in connection with it.</w:t>
      </w:r>
    </w:p>
    <w:p>
      <w:r>
        <w:rPr>
          <w:b/>
        </w:rPr>
        <w:t xml:space="preserve">10. General. </w:t>
      </w:r>
      <w:r>
        <w:t>In the event of conflict between this Order Form and the MSA, this Order Form prevails. This Order Form may be executed in counterparts.</w:t>
      </w:r>
    </w:p>
    <w:p>
      <w:r>
        <w:t>IN WITNESS WHEREOF, the parties have executed this document as of the date first written above.</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Fictional Legal Triage Assistant" w:initials="FL" w:date="2026-07-07T18:32:54Z">
    <w:p>
      <w:pPr>
        <w:pStyle w:val="CommentText"/>
      </w:pPr>
      <w:r>
        <w:rPr>
          <w:rStyle w:val="CommentReference"/>
        </w:rPr>
        <w:annotationRef/>
      </w:r>
      <w:r>
        <w:t>NOT COVERED - needs a human. Added most-favoured-customer/most-favoured-nation clause with a fee-and-terms warranty and automatic extension to affiliates. There is no playbook rule addressing MFN obligations; do not take a position - route to a lawyer.</w:t>
      </w:r>
    </w:p>
  </w:comment>
  <w:comment w:id="1" w:author="Fictional Legal Triage Assistant" w:initials="FL" w:date="2026-07-07T18:32:54Z">
    <w:p>
      <w:pPr>
        <w:pStyle w:val="CommentText"/>
      </w:pPr>
      <w:r>
        <w:rPr>
          <w:rStyle w:val="CommentReference"/>
        </w:rPr>
        <w:annotationRef/>
      </w:r>
      <w:r>
        <w:t>[OF-LIABILITY-CAP] Provider's liability is made unlimited/uncapped. OF-LIABILITY-CAP escalate_if fires on 'Uncapped liability' - this is a DRAFT trigger, so it escalates now even though a redline exists. Opening position: restore the mutual 12 months' fees cap (up to 2x acceptable without approval; 3x super-cap only for confidentiality and data-protection breaches). A human must own the negotiation.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