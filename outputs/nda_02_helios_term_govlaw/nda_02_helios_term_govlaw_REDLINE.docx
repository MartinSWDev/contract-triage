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MUTUAL NON-DISCLOSURE AGREEMENT</w:t>
      </w:r>
    </w:p>
    <w:p>
      <w:r>
        <w:t>This Mutual Non-Disclosure Agreement (this "Agreement") is entered into as of 3 July 2026 (the "Effective Date") between Fictional Co Ltd, a company registered in England and Wales with company number 09876543, whose registered office is at Example House, 1 Sample Street, London EC1A 1AA ("Fictional Co"), and Helios Energy Corp., 200 Park Avenue, New York, NY 10166, USA, ("Counterparty"). Each party may disclose ("Discloser") or receive ("Recipient") Confidential Information under this Agreement.</w:t>
      </w:r>
    </w:p>
    <w:p>
      <w:r>
        <w:rPr>
          <w:b/>
        </w:rPr>
        <w:t xml:space="preserve">1. Purpose. </w:t>
      </w:r>
      <w:r>
        <w:t>The parties wish to explore a potential business relationship concerning data analytics services (the "Purpose") and, in connection with the Purpose, each party may disclose Confidential Information to the other.</w:t>
      </w:r>
    </w:p>
    <w:p>
      <w:r>
        <w:rPr>
          <w:b/>
        </w:rPr>
        <w:t xml:space="preserve">2. Confidential Information. </w:t>
      </w:r>
      <w:r>
        <w:t>"Confidential Information" means any non-public information disclosed by a Discloser to a Recipient, whether orally, in writing or in any other form, that is designated as confidential or that a reasonable person would understand to be confidential given the nature of the information and the circumstances of disclosure, including business plans, customer lists, financial information, product roadmaps, source code and technical data.</w:t>
      </w:r>
    </w:p>
    <w:p>
      <w:r>
        <w:rPr>
          <w:b/>
        </w:rPr>
        <w:t xml:space="preserve">3. Exclusions. </w:t>
      </w:r>
      <w:r>
        <w:t>Confidential Information does not include information that: (a) is or becomes publicly available other than through breach of this Agreement; (b) was known to the Recipient without restriction before disclosure; (c) is independently developed by the Recipient without use of the Discloser's Confidential Information; (d) is rightfully received from a third party without a duty of confidentiality; or (e) is required to be disclosed by law or court order, provided the Recipient gives the Discloser prompt written notice where lawful and reasonable assistance to contest or limit the disclosure.</w:t>
      </w:r>
    </w:p>
    <w:p>
      <w:r>
        <w:rPr>
          <w:b/>
        </w:rPr>
        <w:t xml:space="preserve">4. Obligations. </w:t>
      </w:r>
      <w:r>
        <w:t>The Recipient shall: (a) use Confidential Information solely for the Purpose; (b) protect it using at least the degree of care it uses for its own confidential information, and no less than reasonable care; (c) not disclose it to any third party except to its employees, officers and professional advisers who need to know it for the Purpose and are bound by confidentiality obligations no less protective than this Agreement; and (d) notify the Discloser promptly upon becoming aware of any unauthorised use or disclosure.</w:t>
      </w:r>
    </w:p>
    <w:p>
      <w:commentRangeStart w:id="0"/>
      <w:r>
        <w:rPr>
          <w:b/>
        </w:rPr>
        <w:t xml:space="preserve">5. Term. </w:t>
      </w:r>
      <w:r>
        <w:t xml:space="preserve">This Agreement commences on the Effective Date and </w:t>
      </w:r>
      <w:r>
        <w:t xml:space="preserve">continues for a period of </w:t>
      </w:r>
      <w:del w:id="1001" w:author="Fictional Legal Triage Assistant" w:date="2026-07-07T00:00:00Z">
        <w:r>
          <w:delText xml:space="preserve">five (5) </w:delText>
        </w:r>
      </w:del>
      <w:ins w:id="1002" w:author="Fictional Legal Triage Assistant" w:date="2026-07-07T00:00:00Z">
        <w:r>
          <w:t xml:space="preserve">two (2) </w:t>
        </w:r>
      </w:ins>
      <w:r>
        <w:t xml:space="preserve">years</w:t>
      </w:r>
      <w:r>
        <w:t xml:space="preserve">, unless terminated earlier by either party on thirty (30) days' written notice.</w:t>
      </w:r>
      <w:commentRangeEnd w:id="0"/>
      <w:r>
        <w:rPr>
          <w:rStyle w:val="CommentReference"/>
        </w:rPr>
        <w:commentReference w:id="0"/>
      </w:r>
    </w:p>
    <w:p>
      <w:r>
        <w:rPr>
          <w:b/>
        </w:rPr>
        <w:t xml:space="preserve">6. Confidentiality Period. </w:t>
      </w:r>
      <w:r>
        <w:t>The Recipient's obligations under this Agreement survive for three (3) years from the date of disclosure of the relevant Confidential Information, except that obligations in respect of trade secrets continue for as long as such information remains a trade secret under applicable law.</w:t>
      </w:r>
    </w:p>
    <w:p>
      <w:r>
        <w:rPr>
          <w:b/>
        </w:rPr>
        <w:t xml:space="preserve">7. Return or Destruction. </w:t>
      </w:r>
      <w:r>
        <w:t>Upon the Discloser's written request or upon expiry or termination of this Agreement, the Recipient shall promptly return or destroy all Confidential Information in its possession, save that the Recipient may retain copies required by law or by bona fide document-retention policies, which remain subject to this Agreement.</w:t>
      </w:r>
    </w:p>
    <w:p>
      <w:r>
        <w:rPr>
          <w:b/>
        </w:rPr>
        <w:t xml:space="preserve">8. No Licence. </w:t>
      </w:r>
      <w:r>
        <w:t>Nothing in this Agreement grants either party any licence or other right in or to the other party's Confidential Information or intellectual property, except the limited right to use Confidential Information for the Purpose.</w:t>
      </w:r>
    </w:p>
    <w:p>
      <w:r>
        <w:rPr>
          <w:b/>
        </w:rPr>
        <w:t xml:space="preserve">9. No Warranty. </w:t>
      </w:r>
      <w:r>
        <w:t>All Confidential Information is provided "as is". Neither party warrants the accuracy or completeness of any Confidential Information disclosed under this Agreement.</w:t>
      </w:r>
    </w:p>
    <w:p>
      <w:r>
        <w:rPr>
          <w:b/>
        </w:rPr>
        <w:t xml:space="preserve">10. Remedies. </w:t>
      </w:r>
      <w:r>
        <w:t>Each party acknowledges that unauthorised use or disclosure of Confidential Information may cause irreparable harm for which damages may be an inadequate remedy, and that the Discloser is entitled to seek injunctive or other equitable relief in addition to any other remedies available at law.</w:t>
      </w:r>
    </w:p>
    <w:p>
      <w:commentRangeStart w:id="1"/>
      <w:r>
        <w:rPr>
          <w:b/>
        </w:rPr>
        <w:t xml:space="preserve">11. Governing Law. </w:t>
      </w:r>
      <w:r>
        <w:t>This Agreement is governed by the laws of the State of New York, and the state and federal courts located in New York County shall have exclusive jurisdiction over any dispute arising out of or in connection with it.</w:t>
      </w:r>
      <w:commentRangeEnd w:id="1"/>
      <w:r>
        <w:rPr>
          <w:rStyle w:val="CommentReference"/>
        </w:rPr>
        <w:commentReference w:id="1"/>
      </w:r>
    </w:p>
    <w:p>
      <w:r>
        <w:rPr>
          <w:b/>
        </w:rPr>
        <w:t xml:space="preserve">12. General. </w:t>
      </w:r>
      <w:r>
        <w:t>Neither party may assign this Agreement without the other party's prior written consent. This Agreement constitutes the entire agreement between the parties concerning its subject matter and may be executed in counterparts. No failure or delay in exercising any right constitutes a waiver of it.</w:t>
      </w:r>
    </w:p>
    <w:p>
      <w:r>
        <w:t>IN WITNESS WHEREOF, the parties have executed this document as of the date first written above.</w:t>
      </w:r>
    </w:p>
    <w:p>
      <w:r>
        <w:t>Fictional Co Ltd</w:t>
        <w:br/>
        <w:br/>
        <w:t>By: ____________________</w:t>
        <w:br/>
        <w:t>Name:</w:t>
        <w:br/>
        <w:t>Title:</w:t>
      </w:r>
    </w:p>
    <w:p>
      <w:r>
        <w:t>Counterparty</w:t>
        <w:br/>
        <w:br/>
        <w:t>By: ____________________</w:t>
        <w:br/>
        <w:t>Name:</w:t>
        <w:br/>
        <w:t>Title:</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Fictional Legal Triage Assistant" w:initials="FL" w:date="2026-07-07T18:29:20Z">
    <w:p>
      <w:pPr>
        <w:pStyle w:val="CommentText"/>
      </w:pPr>
      <w:r>
        <w:rPr>
          <w:rStyle w:val="CommentReference"/>
        </w:rPr>
        <w:annotationRef/>
      </w:r>
      <w:r>
        <w:t>[NDA-TERM] Term is five (5) years vs our standard two (2) years. Our comment-only range is 1-3 years, so this is outside acceptable-without-approval. Per NDA-TERM, revert to two (2) years as our opening position; up to five (5) years is acceptable under the fallback if the counterparty insists (confidentiality period stays within 5 years). Not an escalation as the term is not longer than 5 years or evergreen.</w:t>
      </w:r>
    </w:p>
  </w:comment>
  <w:comment w:id="1" w:author="Fictional Legal Triage Assistant" w:initials="FL" w:date="2026-07-07T18:29:20Z">
    <w:p>
      <w:pPr>
        <w:pStyle w:val="CommentText"/>
      </w:pPr>
      <w:r>
        <w:rPr>
          <w:rStyle w:val="CommentReference"/>
        </w:rPr>
        <w:annotationRef/>
      </w:r>
      <w:r>
        <w:t>[NDA-GOV-LAW] Governing law/jurisdiction is New York rather than our standard England and Wales. New York is within our approved set (England and Wales, New York, Delaware, Ireland) per NDA-GOV-LAW, so this is acceptable without approval and within the escalate_if safe zone. Accept with no change.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