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ORDER FORM</w:t>
      </w:r>
    </w:p>
    <w:p>
      <w:r>
        <w:t>This Order Form is entered into as of 4 July 2026 between Fictional Co Ltd ("Provider") and Northwind Retail Group plc, 55 Deansgate, Manchester M3 2AY, United Kingdom ("Customer") and is governed by the Master Subscription Agreement between the parties dated 20 June 2026 (the "MSA"). Capitalised terms not defined in this Order Form have the meanings given in the MSA.</w:t>
      </w:r>
    </w:p>
    <w:p>
      <w:r>
        <w:rPr>
          <w:b/>
        </w:rPr>
        <w:t xml:space="preserve">1. Services and Subscription. </w:t>
      </w:r>
      <w:r>
        <w:t>Provider will make the Fictional Analytics Platform (Professional tier) available to Customer for up to 200 named users, together with standard support, for the Subscription Term set out below.</w:t>
      </w:r>
    </w:p>
    <w:p>
      <w:r>
        <w:rPr>
          <w:b/>
        </w:rPr>
        <w:t xml:space="preserve">2. Fees. </w:t>
      </w:r>
      <w:r>
        <w:t>Customer shall pay subscription fees of GBP 180,000 per annum, exclusive of VAT. Fees are fixed for the Initial Term except as set out in clause 5 (Renewal Price Increases).</w:t>
      </w:r>
    </w:p>
    <w:p>
      <w:commentRangeStart w:id="0"/>
      <w:commentRangeStart w:id="1"/>
      <w:r>
        <w:rPr>
          <w:b/>
        </w:rPr>
        <w:t xml:space="preserve">3. Payment Terms. </w:t>
      </w:r>
      <w:r>
        <w:t xml:space="preserve">Provider will invoice annually in advance. Invoices are </w:t>
      </w:r>
      <w:r>
        <w:t xml:space="preserve">payable within </w:t>
      </w:r>
      <w:del w:id="1021" w:author="Fictional Legal Triage Assistant" w:date="2026-07-07T00:00:00Z">
        <w:r>
          <w:delText xml:space="preserve">ninety (90) </w:delText>
        </w:r>
      </w:del>
      <w:ins w:id="1022" w:author="Fictional Legal Triage Assistant" w:date="2026-07-07T00:00:00Z">
        <w:r>
          <w:t xml:space="preserve">sixty (60) </w:t>
        </w:r>
      </w:ins>
      <w:r>
        <w:t xml:space="preserve">days of the invoice date</w:t>
      </w:r>
      <w:r>
        <w:t xml:space="preserve">. No interest shall accrue on late amounts.</w:t>
      </w:r>
      <w:commentRangeEnd w:id="0"/>
      <w:r>
        <w:rPr>
          <w:rStyle w:val="CommentReference"/>
        </w:rPr>
        <w:commentReference w:id="0"/>
      </w:r>
      <w:commentRangeEnd w:id="1"/>
      <w:r>
        <w:rPr>
          <w:rStyle w:val="CommentReference"/>
        </w:rPr>
        <w:commentReference w:id="1"/>
      </w:r>
    </w:p>
    <w:p>
      <w:commentRangeStart w:id="2"/>
      <w:r>
        <w:rPr>
          <w:b/>
        </w:rPr>
        <w:t xml:space="preserve">4. Term and Renewal. </w:t>
      </w:r>
      <w:r>
        <w:t>The Initial Term is twelve (12) months from the Subscription Start Date. This Order Form does not renew automatically; any renewal shall be by written agreement of the parties.</w:t>
      </w:r>
      <w:commentRangeEnd w:id="2"/>
      <w:r>
        <w:rPr>
          <w:rStyle w:val="CommentReference"/>
        </w:rPr>
        <w:commentReference w:id="2"/>
      </w:r>
    </w:p>
    <w:p>
      <w:r>
        <w:rPr>
          <w:b/>
        </w:rPr>
        <w:t xml:space="preserve">5. Renewal Price Increases. </w:t>
      </w:r>
      <w:r>
        <w:t>Provider may increase the subscription fees at each renewal by no more than the greater of seven percent (7%) or the percentage increase in the Consumer Prices Index over the preceding twelve months.</w:t>
      </w:r>
    </w:p>
    <w:p>
      <w:commentRangeStart w:id="3"/>
      <w:r>
        <w:rPr>
          <w:b/>
        </w:rPr>
        <w:t xml:space="preserve">6. Limitation of Liability. </w:t>
      </w:r>
      <w:r>
        <w:t xml:space="preserve">Subject to the exclusions in the MSA, each party's total aggregate liability arising out of or in connection with this Order Form is limited to </w:t>
      </w:r>
      <w:del w:id="1023" w:author="Fictional Legal Triage Assistant" w:date="2026-07-07T00:00:00Z">
        <w:r>
          <w:delText xml:space="preserve">three (3) </w:delText>
        </w:r>
      </w:del>
      <w:ins w:id="1024" w:author="Fictional Legal Triage Assistant" w:date="2026-07-07T00:00:00Z">
        <w:r>
          <w:t xml:space="preserve">two (2) </w:t>
        </w:r>
      </w:ins>
      <w:r>
        <w:t xml:space="preserve">times the fees paid or payable</w:t>
      </w:r>
      <w:r>
        <w:t xml:space="preserve"> by Customer under this Order Form in the twelve (12) months preceding the event giving rise to the claim.</w:t>
      </w:r>
      <w:commentRangeEnd w:id="3"/>
      <w:r>
        <w:rPr>
          <w:rStyle w:val="CommentReference"/>
        </w:rPr>
        <w:commentReference w:id="3"/>
      </w:r>
    </w:p>
    <w:p>
      <w:r>
        <w:rPr>
          <w:b/>
        </w:rPr>
        <w:t xml:space="preserve">7. Termination. </w:t>
      </w:r>
      <w:r>
        <w:t>Either party may terminate this Order Form for the other party's material breach that remains uncured thirty (30) days after written notice. This Order Form does not include a right to terminate for convenience.</w:t>
      </w:r>
    </w:p>
    <w:p>
      <w:r>
        <w:rPr>
          <w:b/>
        </w:rPr>
        <w:t xml:space="preserve">8. Governing Law. </w:t>
      </w:r>
      <w:r>
        <w:t>This Order Form is governed by the laws of England and Wales, and the courts of England shall have exclusive jurisdiction over any dispute arising out of or in connection with it.</w:t>
      </w:r>
    </w:p>
    <w:p>
      <w:r>
        <w:rPr>
          <w:b/>
        </w:rPr>
        <w:t xml:space="preserve">9. General. </w:t>
      </w:r>
      <w:r>
        <w:t>In the event of conflict between this Order Form and the MSA, this Order Form prevails. This Order Form may be executed in counterparts.</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ictional Legal Triage Assistant" w:initials="FL" w:date="2026-07-07T18:32:16Z">
    <w:p>
      <w:pPr>
        <w:pStyle w:val="CommentText"/>
      </w:pPr>
      <w:r>
        <w:rPr>
          <w:rStyle w:val="CommentReference"/>
        </w:rPr>
        <w:annotationRef/>
      </w:r>
      <w:r>
        <w:t>[OF-PAYMENT] OF-PAYMENT: standard is Net 30, acceptable to Net 45, fallback Net 60 for ACV &gt;= 50,000 (this order is GBP 180,000). Net 90 is beyond Net 60, which meets the DRAFT escalate_if - a human must own this. Opening position is to revert to Net 60.</w:t>
      </w:r>
    </w:p>
  </w:comment>
  <w:comment w:id="1" w:author="Fictional Legal Triage Assistant" w:initials="FL" w:date="2026-07-07T18:32:16Z">
    <w:p>
      <w:pPr>
        <w:pStyle w:val="CommentText"/>
      </w:pPr>
      <w:r>
        <w:rPr>
          <w:rStyle w:val="CommentReference"/>
        </w:rPr>
        <w:annotationRef/>
      </w:r>
      <w:r>
        <w:t>NOT COVERED - needs a human. The draft deletes the template's late-payment interest (4% above base rate) and states no interest accrues. The playbook has no position on late-payment interest, so this must be reviewed by a lawyer.</w:t>
      </w:r>
    </w:p>
  </w:comment>
  <w:comment w:id="2" w:author="Fictional Legal Triage Assistant" w:initials="FL" w:date="2026-07-07T18:32:16Z">
    <w:p>
      <w:pPr>
        <w:pStyle w:val="CommentText"/>
      </w:pPr>
      <w:r>
        <w:rPr>
          <w:rStyle w:val="CommentReference"/>
        </w:rPr>
        <w:annotationRef/>
      </w:r>
      <w:r>
        <w:t>[OF-AUTORENEW] OF-AUTORENEW: removal of auto-renewal (renewal by mutual agreement) is acceptable without approval. No change needed - comment only.</w:t>
      </w:r>
    </w:p>
  </w:comment>
  <w:comment w:id="3" w:author="Fictional Legal Triage Assistant" w:initials="FL" w:date="2026-07-07T18:32:16Z">
    <w:p>
      <w:pPr>
        <w:pStyle w:val="CommentText"/>
      </w:pPr>
      <w:r>
        <w:rPr>
          <w:rStyle w:val="CommentReference"/>
        </w:rPr>
        <w:annotationRef/>
      </w:r>
      <w:r>
        <w:t>[OF-LIABILITY-CAP] OF-LIABILITY-CAP: standard cap is 12 months' fees (1x), acceptable up to 2x. A 3x general cap exceeds the auto-approve limit but does not meet the escalate_if (not uncapped, not removal beyond super-cap heads). Redline the general cap down to 2x; we can offer a 3x super-cap limited to confidentiality and data-protection breaches if the customer needs more.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